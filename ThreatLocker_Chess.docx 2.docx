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00F7" w:rsidP="000A00F7" w:rsidRDefault="000A00F7" w14:paraId="765A80C2" w14:textId="43AC9CC4">
      <w:pPr>
        <w:pStyle w:val="Heading1"/>
        <w:jc w:val="center"/>
      </w:pPr>
      <w:r>
        <w:t>ThreatLocker Chess</w:t>
      </w:r>
    </w:p>
    <w:p w:rsidR="000A00F7" w:rsidP="000A00F7" w:rsidRDefault="00FA0528" w14:paraId="31B63DE1" w14:textId="44685FEF">
      <w:r w:rsidRPr="00FA0528">
        <w:rPr>
          <w:rStyle w:val="Heading2Char"/>
        </w:rPr>
        <w:t>Overview</w:t>
      </w:r>
    </w:p>
    <w:p w:rsidR="000A00F7" w:rsidP="000A00F7" w:rsidRDefault="000A00F7" w14:paraId="5254E58E" w14:textId="46E3A264">
      <w:r>
        <w:t>Create a</w:t>
      </w:r>
      <w:r w:rsidR="00FA0528">
        <w:t xml:space="preserve"> </w:t>
      </w:r>
      <w:r>
        <w:t>web application that allows two players to play a</w:t>
      </w:r>
      <w:r w:rsidR="00FA0528">
        <w:t>n offline</w:t>
      </w:r>
      <w:r>
        <w:t xml:space="preserve"> game of chess.</w:t>
      </w:r>
    </w:p>
    <w:p w:rsidR="000A00F7" w:rsidP="00FA0528" w:rsidRDefault="00FA0528" w14:paraId="7687E6AE" w14:textId="20CBD852">
      <w:pPr>
        <w:pStyle w:val="Heading2"/>
      </w:pPr>
      <w:r>
        <w:t>Requirements</w:t>
      </w:r>
    </w:p>
    <w:p w:rsidR="00FA0528" w:rsidP="00FA0528" w:rsidRDefault="00FA0528" w14:paraId="0B2E8550" w14:textId="5757EC43">
      <w:pPr>
        <w:pStyle w:val="ListParagraph"/>
        <w:numPr>
          <w:ilvl w:val="0"/>
          <w:numId w:val="1"/>
        </w:numPr>
      </w:pPr>
      <w:r>
        <w:t>The game must be visually present with pieces and a standard chess board</w:t>
      </w:r>
    </w:p>
    <w:p w:rsidR="00FA0528" w:rsidP="00FA0528" w:rsidRDefault="00FA0528" w14:paraId="40A70B15" w14:textId="58DEA775">
      <w:pPr>
        <w:pStyle w:val="ListParagraph"/>
        <w:numPr>
          <w:ilvl w:val="1"/>
          <w:numId w:val="1"/>
        </w:numPr>
      </w:pPr>
      <w:r>
        <w:t>Pieces must be in their correct position upon start of a new game and correctly oriented (top and bottom two rows of the board)</w:t>
      </w:r>
    </w:p>
    <w:p w:rsidRPr="00FA0528" w:rsidR="00FA0528" w:rsidP="00FA0528" w:rsidRDefault="00FA0528" w14:paraId="74698251" w14:textId="3DA97180">
      <w:pPr>
        <w:pStyle w:val="ListParagraph"/>
        <w:numPr>
          <w:ilvl w:val="1"/>
          <w:numId w:val="1"/>
        </w:numPr>
      </w:pPr>
      <w:r>
        <w:t>Ranks and files must be labeled appropriately</w:t>
      </w:r>
    </w:p>
    <w:p w:rsidR="00FA0528" w:rsidP="00FA0528" w:rsidRDefault="00FA0528" w14:paraId="1E4F9BE6" w14:textId="7C539977">
      <w:pPr>
        <w:pStyle w:val="ListParagraph"/>
        <w:numPr>
          <w:ilvl w:val="0"/>
          <w:numId w:val="1"/>
        </w:numPr>
      </w:pPr>
      <w:r>
        <w:t>The game must adhere to standard chess rules</w:t>
      </w:r>
    </w:p>
    <w:p w:rsidR="00FA0528" w:rsidP="00FA0528" w:rsidRDefault="00FA0528" w14:paraId="5FFD28C9" w14:textId="6F3B0934">
      <w:pPr>
        <w:pStyle w:val="ListParagraph"/>
        <w:numPr>
          <w:ilvl w:val="1"/>
          <w:numId w:val="1"/>
        </w:numPr>
      </w:pPr>
      <w:r>
        <w:t>Legal moves only</w:t>
      </w:r>
    </w:p>
    <w:p w:rsidR="00FA0528" w:rsidP="00FA0528" w:rsidRDefault="00FA0528" w14:paraId="1ED7AF84" w14:textId="27D3B082">
      <w:pPr>
        <w:pStyle w:val="ListParagraph"/>
        <w:numPr>
          <w:ilvl w:val="1"/>
          <w:numId w:val="1"/>
        </w:numPr>
      </w:pPr>
      <w:r>
        <w:t>Checks</w:t>
      </w:r>
    </w:p>
    <w:p w:rsidR="00FA0528" w:rsidP="00FA0528" w:rsidRDefault="00FA0528" w14:paraId="34A4BF20" w14:textId="1CDFB966">
      <w:pPr>
        <w:pStyle w:val="ListParagraph"/>
        <w:numPr>
          <w:ilvl w:val="1"/>
          <w:numId w:val="1"/>
        </w:numPr>
      </w:pPr>
      <w:r>
        <w:t>Captures</w:t>
      </w:r>
    </w:p>
    <w:p w:rsidR="00FA0528" w:rsidP="00FA0528" w:rsidRDefault="00FA0528" w14:paraId="3C427F0D" w14:textId="7BD9AA17">
      <w:pPr>
        <w:pStyle w:val="ListParagraph"/>
        <w:numPr>
          <w:ilvl w:val="1"/>
          <w:numId w:val="1"/>
        </w:numPr>
      </w:pPr>
      <w:r>
        <w:t>Checkmate</w:t>
      </w:r>
    </w:p>
    <w:p w:rsidR="00FA0528" w:rsidP="00FA0528" w:rsidRDefault="00FA0528" w14:paraId="38690355" w14:textId="25DDB5CE">
      <w:pPr>
        <w:pStyle w:val="ListParagraph"/>
        <w:numPr>
          <w:ilvl w:val="1"/>
          <w:numId w:val="1"/>
        </w:numPr>
      </w:pPr>
      <w:r>
        <w:t>Castling</w:t>
      </w:r>
    </w:p>
    <w:p w:rsidR="00FA0528" w:rsidP="00FA0528" w:rsidRDefault="00FA0528" w14:paraId="576B0086" w14:textId="5EFEE1DB">
      <w:pPr>
        <w:pStyle w:val="ListParagraph"/>
        <w:numPr>
          <w:ilvl w:val="1"/>
          <w:numId w:val="1"/>
        </w:numPr>
      </w:pPr>
      <w:r>
        <w:t>En passant</w:t>
      </w:r>
    </w:p>
    <w:p w:rsidR="00FA0528" w:rsidP="00FA0528" w:rsidRDefault="00FA0528" w14:paraId="5AE51BB8" w14:textId="67F9CD0E">
      <w:pPr>
        <w:pStyle w:val="ListParagraph"/>
        <w:numPr>
          <w:ilvl w:val="1"/>
          <w:numId w:val="1"/>
        </w:numPr>
      </w:pPr>
      <w:r>
        <w:t>White moves first</w:t>
      </w:r>
    </w:p>
    <w:p w:rsidR="00FA0528" w:rsidP="00FA0528" w:rsidRDefault="00FA0528" w14:paraId="59FA6FCA" w14:textId="2C60D99D">
      <w:pPr>
        <w:pStyle w:val="ListParagraph"/>
        <w:numPr>
          <w:ilvl w:val="1"/>
          <w:numId w:val="1"/>
        </w:numPr>
      </w:pPr>
      <w:r>
        <w:t>Turn based</w:t>
      </w:r>
    </w:p>
    <w:p w:rsidR="00FA0528" w:rsidP="00FA0528" w:rsidRDefault="00FA0528" w14:paraId="2FFA5795" w14:textId="7D27DF75">
      <w:pPr>
        <w:pStyle w:val="ListParagraph"/>
        <w:numPr>
          <w:ilvl w:val="1"/>
          <w:numId w:val="1"/>
        </w:numPr>
      </w:pPr>
      <w:r>
        <w:t>50 move rule</w:t>
      </w:r>
    </w:p>
    <w:p w:rsidR="00FA0528" w:rsidP="00FA0528" w:rsidRDefault="00FA0528" w14:paraId="118BBA13" w14:textId="199D49D0">
      <w:pPr>
        <w:pStyle w:val="ListParagraph"/>
        <w:numPr>
          <w:ilvl w:val="1"/>
          <w:numId w:val="1"/>
        </w:numPr>
      </w:pPr>
      <w:r>
        <w:t>Stalemate</w:t>
      </w:r>
    </w:p>
    <w:p w:rsidR="00FA0528" w:rsidP="00FA0528" w:rsidRDefault="00FA0528" w14:paraId="32BB0EED" w14:textId="1B8F04B4">
      <w:pPr>
        <w:pStyle w:val="ListParagraph"/>
        <w:numPr>
          <w:ilvl w:val="1"/>
          <w:numId w:val="1"/>
        </w:numPr>
      </w:pPr>
      <w:r>
        <w:t>Promotion</w:t>
      </w:r>
    </w:p>
    <w:p w:rsidR="000A00F7" w:rsidP="000A00F7" w:rsidRDefault="00FA0528" w14:paraId="3F166C78" w14:textId="01163A0A">
      <w:pPr>
        <w:pStyle w:val="ListParagraph"/>
        <w:numPr>
          <w:ilvl w:val="0"/>
          <w:numId w:val="1"/>
        </w:numPr>
      </w:pPr>
      <w:r>
        <w:t xml:space="preserve">History of </w:t>
      </w:r>
      <w:r w:rsidR="000D11D2">
        <w:t xml:space="preserve">played </w:t>
      </w:r>
      <w:r>
        <w:t>games and game moves must be stored in a database</w:t>
      </w:r>
    </w:p>
    <w:p w:rsidR="000D11D2" w:rsidP="000D11D2" w:rsidRDefault="002A5D74" w14:paraId="115C5404" w14:textId="463FE504">
      <w:pPr>
        <w:pStyle w:val="ListParagraph"/>
        <w:numPr>
          <w:ilvl w:val="0"/>
          <w:numId w:val="1"/>
        </w:numPr>
      </w:pPr>
      <w:r>
        <w:t xml:space="preserve">Loading past games - </w:t>
      </w:r>
      <w:r w:rsidR="00FA0528">
        <w:t>Use the stored games data to create a replay functionality which allows the end user to select a game and visualize the selected game, move by move</w:t>
      </w:r>
    </w:p>
    <w:p w:rsidR="000D11D2" w:rsidP="000D11D2" w:rsidRDefault="000D11D2" w14:paraId="34AE2E89" w14:textId="6E0E72B3">
      <w:pPr>
        <w:pStyle w:val="ListParagraph"/>
        <w:numPr>
          <w:ilvl w:val="0"/>
          <w:numId w:val="1"/>
        </w:numPr>
      </w:pPr>
      <w:r>
        <w:t>Clear display to the user when checkmate has been reached with winner (White or Black) with the option to start a new game</w:t>
      </w:r>
    </w:p>
    <w:p w:rsidR="00FA0528" w:rsidP="00FA0528" w:rsidRDefault="00FA0528" w14:paraId="306A0D7B" w14:textId="208CA911">
      <w:pPr>
        <w:pStyle w:val="Heading3"/>
      </w:pPr>
      <w:r>
        <w:t>Bonus Requirements:</w:t>
      </w:r>
    </w:p>
    <w:p w:rsidR="00FA0528" w:rsidP="00FA0528" w:rsidRDefault="00FA0528" w14:paraId="27A9322C" w14:textId="7EDC7177">
      <w:pPr>
        <w:pStyle w:val="ListParagraph"/>
        <w:numPr>
          <w:ilvl w:val="0"/>
          <w:numId w:val="4"/>
        </w:numPr>
      </w:pPr>
      <w:r>
        <w:t xml:space="preserve">User </w:t>
      </w:r>
      <w:r w:rsidR="00EC6890">
        <w:t>M</w:t>
      </w:r>
      <w:r>
        <w:t>anagement</w:t>
      </w:r>
    </w:p>
    <w:p w:rsidR="000B3B0D" w:rsidP="000B3B0D" w:rsidRDefault="000B3B0D" w14:paraId="282B136D" w14:textId="2E2C095E">
      <w:pPr>
        <w:pStyle w:val="ListParagraph"/>
        <w:numPr>
          <w:ilvl w:val="1"/>
          <w:numId w:val="4"/>
        </w:numPr>
      </w:pPr>
      <w:r>
        <w:t>B</w:t>
      </w:r>
      <w:r w:rsidR="00FA0528">
        <w:t xml:space="preserve">asic </w:t>
      </w:r>
      <w:r>
        <w:t>CRUD</w:t>
      </w:r>
      <w:r w:rsidR="00FA0528">
        <w:t xml:space="preserve"> operation</w:t>
      </w:r>
      <w:r>
        <w:t>s</w:t>
      </w:r>
      <w:r w:rsidR="00FA0528">
        <w:t xml:space="preserve"> of users of your application</w:t>
      </w:r>
    </w:p>
    <w:p w:rsidR="000B3B0D" w:rsidP="00FA0528" w:rsidRDefault="000B3B0D" w14:paraId="43C6B70C" w14:textId="1E514414">
      <w:pPr>
        <w:pStyle w:val="ListParagraph"/>
        <w:numPr>
          <w:ilvl w:val="1"/>
          <w:numId w:val="4"/>
        </w:numPr>
      </w:pPr>
      <w:r>
        <w:t>Ability to select which users will play a match along with which color they will play as</w:t>
      </w:r>
    </w:p>
    <w:p w:rsidR="000B3B0D" w:rsidP="00FA0528" w:rsidRDefault="002A5D74" w14:paraId="151FA888" w14:textId="6E78FE64">
      <w:pPr>
        <w:pStyle w:val="ListParagraph"/>
        <w:numPr>
          <w:ilvl w:val="1"/>
          <w:numId w:val="4"/>
        </w:numPr>
      </w:pPr>
      <w:r>
        <w:t>Checkmates</w:t>
      </w:r>
      <w:r w:rsidR="000B3B0D">
        <w:t xml:space="preserve"> should display the name of the user who won the match if applicable</w:t>
      </w:r>
    </w:p>
    <w:p w:rsidR="000B3B0D" w:rsidP="00FA0528" w:rsidRDefault="000B3B0D" w14:paraId="491D5E55" w14:textId="77777777">
      <w:pPr>
        <w:pStyle w:val="ListParagraph"/>
        <w:numPr>
          <w:ilvl w:val="1"/>
          <w:numId w:val="4"/>
        </w:numPr>
      </w:pPr>
      <w:r>
        <w:lastRenderedPageBreak/>
        <w:t xml:space="preserve">Notes: </w:t>
      </w:r>
    </w:p>
    <w:p w:rsidR="000B3B0D" w:rsidP="000B3B0D" w:rsidRDefault="000B3B0D" w14:paraId="10343E53" w14:textId="44A4423F">
      <w:pPr>
        <w:pStyle w:val="ListParagraph"/>
        <w:numPr>
          <w:ilvl w:val="2"/>
          <w:numId w:val="4"/>
        </w:numPr>
      </w:pPr>
      <w:r>
        <w:t xml:space="preserve">User games and game moves should be recorded </w:t>
      </w:r>
      <w:r w:rsidR="002A5D74">
        <w:t>in the database</w:t>
      </w:r>
    </w:p>
    <w:p w:rsidR="000B3B0D" w:rsidP="000B3B0D" w:rsidRDefault="000B3B0D" w14:paraId="20F8864B" w14:textId="510B1012">
      <w:pPr>
        <w:pStyle w:val="ListParagraph"/>
        <w:numPr>
          <w:ilvl w:val="2"/>
          <w:numId w:val="4"/>
        </w:numPr>
      </w:pPr>
      <w:r>
        <w:t>End-users should be able to filter previously played games by users</w:t>
      </w:r>
      <w:r w:rsidR="002A5D74">
        <w:t xml:space="preserve"> of your application</w:t>
      </w:r>
      <w:r>
        <w:t xml:space="preserve"> and select from the list to load the selected game and replay it move by move</w:t>
      </w:r>
    </w:p>
    <w:p w:rsidR="000D11D2" w:rsidP="000B3B0D" w:rsidRDefault="00FA0528" w14:paraId="5CC6DBFF" w14:textId="6B113C4B">
      <w:pPr>
        <w:pStyle w:val="ListParagraph"/>
        <w:numPr>
          <w:ilvl w:val="0"/>
          <w:numId w:val="3"/>
        </w:numPr>
      </w:pPr>
      <w:r>
        <w:t xml:space="preserve">Allow </w:t>
      </w:r>
      <w:r w:rsidR="000B3B0D">
        <w:t>end-</w:t>
      </w:r>
      <w:r>
        <w:t>user to change themes – which changes the board color at a minimum</w:t>
      </w:r>
    </w:p>
    <w:p w:rsidR="002A5D74" w:rsidP="000B3B0D" w:rsidRDefault="002A5D74" w14:paraId="2C78C154" w14:textId="6691BD69">
      <w:pPr>
        <w:pStyle w:val="ListParagraph"/>
        <w:numPr>
          <w:ilvl w:val="0"/>
          <w:numId w:val="3"/>
        </w:numPr>
      </w:pPr>
      <w:r>
        <w:t>On</w:t>
      </w:r>
      <w:r w:rsidR="00A00E2F">
        <w:t xml:space="preserve"> </w:t>
      </w:r>
      <w:r>
        <w:t>a user’s turn, display which moves are valid for a piece when it is selected</w:t>
      </w:r>
    </w:p>
    <w:p w:rsidR="00FA0528" w:rsidP="00FA0528" w:rsidRDefault="00FA0528" w14:paraId="6C2CD627" w14:textId="3C8AE8BA">
      <w:pPr>
        <w:pStyle w:val="Heading2"/>
      </w:pPr>
      <w:r>
        <w:t>Specifications and Tech Stack</w:t>
      </w:r>
    </w:p>
    <w:p w:rsidR="00FA0528" w:rsidP="00FA0528" w:rsidRDefault="00FA0528" w14:paraId="59F8D9B9" w14:textId="2C1F0666">
      <w:pPr>
        <w:pStyle w:val="ListParagraph"/>
        <w:numPr>
          <w:ilvl w:val="0"/>
          <w:numId w:val="3"/>
        </w:numPr>
      </w:pPr>
      <w:r>
        <w:t>Multiple tables can be created, but only one database should be created</w:t>
      </w:r>
    </w:p>
    <w:p w:rsidR="00FA0528" w:rsidP="00FA0528" w:rsidRDefault="00FA0528" w14:paraId="5BB5AB4A" w14:textId="3B762894">
      <w:pPr>
        <w:pStyle w:val="ListParagraph"/>
        <w:numPr>
          <w:ilvl w:val="0"/>
          <w:numId w:val="3"/>
        </w:numPr>
      </w:pPr>
      <w:r>
        <w:t>ADO.NET must be utilized to connect your C# backend to your SQL Server</w:t>
      </w:r>
    </w:p>
    <w:p w:rsidR="00FA0528" w:rsidP="00FA0528" w:rsidRDefault="00FA0528" w14:paraId="0BE90798" w14:textId="77777777">
      <w:pPr>
        <w:pStyle w:val="ListParagraph"/>
        <w:numPr>
          <w:ilvl w:val="0"/>
          <w:numId w:val="3"/>
        </w:numPr>
      </w:pPr>
      <w:r>
        <w:t>Back-end</w:t>
      </w:r>
    </w:p>
    <w:p w:rsidR="00FA0528" w:rsidP="00FA0528" w:rsidRDefault="000A00F7" w14:paraId="2F798AA3" w14:textId="77777777">
      <w:pPr>
        <w:pStyle w:val="ListParagraph"/>
        <w:numPr>
          <w:ilvl w:val="1"/>
          <w:numId w:val="2"/>
        </w:numPr>
        <w:rPr>
          <w:ins w:author="Neil Elkadi" w:date="2025-08-11T18:41:36.201Z" w16du:dateUtc="2025-08-11T18:41:36.201Z" w:id="1891927391"/>
        </w:rPr>
      </w:pPr>
      <w:r w:rsidR="000A00F7">
        <w:rPr/>
        <w:t>C#</w:t>
      </w:r>
      <w:r w:rsidR="00FA0528">
        <w:rPr/>
        <w:t xml:space="preserve"> </w:t>
      </w:r>
    </w:p>
    <w:p w:rsidR="1A6C82BE" w:rsidP="45C9BB9F" w:rsidRDefault="1A6C82BE" w14:paraId="65D76FC8" w14:textId="043656B0">
      <w:pPr>
        <w:pStyle w:val="ListParagraph"/>
        <w:numPr>
          <w:ilvl w:val="2"/>
          <w:numId w:val="2"/>
        </w:numPr>
        <w:rPr/>
      </w:pPr>
      <w:ins w:author="Neil Elkadi" w:date="2025-08-11T18:42:17.182Z" w:id="1956591280">
        <w:r w:rsidR="1A6C82BE">
          <w:t>Database queries with raw SQL, ideally stored procedures</w:t>
        </w:r>
      </w:ins>
    </w:p>
    <w:p w:rsidR="00FA0528" w:rsidP="00FA0528" w:rsidRDefault="00FA0528" w14:paraId="0F7ECF1C" w14:textId="77777777">
      <w:pPr>
        <w:pStyle w:val="ListParagraph"/>
        <w:numPr>
          <w:ilvl w:val="1"/>
          <w:numId w:val="2"/>
        </w:numPr>
      </w:pPr>
      <w:r>
        <w:t>Tools</w:t>
      </w:r>
    </w:p>
    <w:p w:rsidR="00FA0528" w:rsidP="00FA0528" w:rsidRDefault="00FA0528" w14:paraId="5D30AB01" w14:textId="44586DF3">
      <w:pPr>
        <w:pStyle w:val="ListParagraph"/>
        <w:numPr>
          <w:ilvl w:val="2"/>
          <w:numId w:val="2"/>
        </w:numPr>
      </w:pPr>
      <w:r>
        <w:t>Visual Studio 2022</w:t>
      </w:r>
    </w:p>
    <w:p w:rsidR="00FA0528" w:rsidP="00FA0528" w:rsidRDefault="00FA0528" w14:paraId="6386ED75" w14:textId="33AA89EE">
      <w:pPr>
        <w:pStyle w:val="ListParagraph"/>
        <w:numPr>
          <w:ilvl w:val="0"/>
          <w:numId w:val="2"/>
        </w:numPr>
      </w:pPr>
      <w:r>
        <w:t>Front-end</w:t>
      </w:r>
    </w:p>
    <w:p w:rsidR="00FA0528" w:rsidP="00FA0528" w:rsidRDefault="00FA0528" w14:paraId="5E945E0E" w14:textId="67A932A3">
      <w:pPr>
        <w:pStyle w:val="ListParagraph"/>
        <w:numPr>
          <w:ilvl w:val="1"/>
          <w:numId w:val="2"/>
        </w:numPr>
      </w:pPr>
      <w:r>
        <w:t>Angular 17</w:t>
      </w:r>
    </w:p>
    <w:p w:rsidR="00FA0528" w:rsidP="00FA0528" w:rsidRDefault="00FA0528" w14:paraId="1D89B344" w14:textId="4E24221E">
      <w:pPr>
        <w:pStyle w:val="ListParagraph"/>
        <w:numPr>
          <w:ilvl w:val="1"/>
          <w:numId w:val="2"/>
        </w:numPr>
      </w:pPr>
      <w:r>
        <w:t>Tools</w:t>
      </w:r>
    </w:p>
    <w:p w:rsidR="00FA0528" w:rsidP="00FA0528" w:rsidRDefault="00FA0528" w14:paraId="68E20FA0" w14:textId="7E268022">
      <w:pPr>
        <w:pStyle w:val="ListParagraph"/>
        <w:numPr>
          <w:ilvl w:val="2"/>
          <w:numId w:val="2"/>
        </w:numPr>
      </w:pPr>
      <w:r>
        <w:t>Visual Studio Code</w:t>
      </w:r>
    </w:p>
    <w:p w:rsidR="00FA0528" w:rsidP="00FA0528" w:rsidRDefault="00FA0528" w14:paraId="19780BE7" w14:textId="47955A3D">
      <w:pPr>
        <w:pStyle w:val="ListParagraph"/>
        <w:numPr>
          <w:ilvl w:val="0"/>
          <w:numId w:val="2"/>
        </w:numPr>
      </w:pPr>
      <w:r>
        <w:t>Database</w:t>
      </w:r>
    </w:p>
    <w:p w:rsidR="00FA0528" w:rsidP="00FA0528" w:rsidRDefault="00FA0528" w14:paraId="4316E940" w14:textId="6EB1D1F6">
      <w:pPr>
        <w:pStyle w:val="ListParagraph"/>
        <w:numPr>
          <w:ilvl w:val="1"/>
          <w:numId w:val="2"/>
        </w:numPr>
      </w:pPr>
      <w:r>
        <w:t>Microsoft SQL Server</w:t>
      </w:r>
    </w:p>
    <w:p w:rsidR="00FA0528" w:rsidP="00FA0528" w:rsidRDefault="00FA0528" w14:paraId="51A2169F" w14:textId="383D9F39">
      <w:pPr>
        <w:pStyle w:val="ListParagraph"/>
        <w:numPr>
          <w:ilvl w:val="1"/>
          <w:numId w:val="2"/>
        </w:numPr>
      </w:pPr>
      <w:r>
        <w:t>Tools</w:t>
      </w:r>
    </w:p>
    <w:p w:rsidRPr="000A00F7" w:rsidR="000A00F7" w:rsidP="000A00F7" w:rsidRDefault="00FA0528" w14:paraId="5D2DD6F2" w14:textId="54DE0A4B">
      <w:pPr>
        <w:pStyle w:val="ListParagraph"/>
        <w:numPr>
          <w:ilvl w:val="2"/>
          <w:numId w:val="2"/>
        </w:numPr>
      </w:pPr>
      <w:r>
        <w:t>SQL Server Management Studio (SSMS)</w:t>
      </w:r>
    </w:p>
    <w:sectPr w:rsidRPr="000A00F7" w:rsidR="000A00F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30261"/>
    <w:multiLevelType w:val="hybridMultilevel"/>
    <w:tmpl w:val="E326CB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8BA19D1"/>
    <w:multiLevelType w:val="hybridMultilevel"/>
    <w:tmpl w:val="0A48B4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7203D4"/>
    <w:multiLevelType w:val="hybridMultilevel"/>
    <w:tmpl w:val="28DCDA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B5D7B81"/>
    <w:multiLevelType w:val="hybridMultilevel"/>
    <w:tmpl w:val="44E21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76233390">
    <w:abstractNumId w:val="0"/>
  </w:num>
  <w:num w:numId="2" w16cid:durableId="13575608">
    <w:abstractNumId w:val="2"/>
  </w:num>
  <w:num w:numId="3" w16cid:durableId="789860183">
    <w:abstractNumId w:val="3"/>
  </w:num>
  <w:num w:numId="4" w16cid:durableId="1584800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F7"/>
    <w:rsid w:val="000A00F7"/>
    <w:rsid w:val="000B3B0D"/>
    <w:rsid w:val="000D11D2"/>
    <w:rsid w:val="002A5D74"/>
    <w:rsid w:val="00516C16"/>
    <w:rsid w:val="005578CB"/>
    <w:rsid w:val="005D4CA6"/>
    <w:rsid w:val="00A00E2F"/>
    <w:rsid w:val="00C27E72"/>
    <w:rsid w:val="00CE3C56"/>
    <w:rsid w:val="00D24BDB"/>
    <w:rsid w:val="00EC6890"/>
    <w:rsid w:val="00FA0528"/>
    <w:rsid w:val="1A6C82BE"/>
    <w:rsid w:val="3D5FF9B8"/>
    <w:rsid w:val="45C9BB9F"/>
    <w:rsid w:val="46D6F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A4B2"/>
  <w15:chartTrackingRefBased/>
  <w15:docId w15:val="{B66F973E-3FA9-40C6-9CB4-6EE3CC4A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0F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00F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0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A00F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A00F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A00F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A00F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A00F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A00F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A00F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A00F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A0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0F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A00F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A0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0F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A0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0F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A0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Adrian Aleman</dc:creator>
  <keywords/>
  <dc:description/>
  <lastModifiedBy>Neil Elkadi</lastModifiedBy>
  <revision>9</revision>
  <dcterms:created xsi:type="dcterms:W3CDTF">2024-12-12T21:08:00.0000000Z</dcterms:created>
  <dcterms:modified xsi:type="dcterms:W3CDTF">2025-08-11T18:42:47.8222546Z</dcterms:modified>
</coreProperties>
</file>